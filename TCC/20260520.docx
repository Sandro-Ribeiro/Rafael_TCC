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jc w:val="center"/>
      </w:pPr>
      <w:r>
        <w:rPr>
          <w:rtl w:val="0"/>
        </w:rPr>
        <w:t>INSTITUTO FEDERAL DO TRIÂNGULO MINEIRO</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tl w:val="0"/>
        </w:rPr>
        <w:t>RAFAEL ALVES DOS SANTOS</w:t>
      </w:r>
    </w:p>
    <w:p>
      <w:pPr>
        <w:spacing w:line="360" w:lineRule="auto"/>
        <w:jc w:val="center"/>
      </w:pPr>
    </w:p>
    <w:p>
      <w:pPr>
        <w:spacing w:line="360" w:lineRule="auto"/>
        <w:jc w:val="center"/>
      </w:pPr>
    </w:p>
    <w:p>
      <w:pPr>
        <w:spacing w:line="360" w:lineRule="auto"/>
        <w:jc w:val="center"/>
      </w:pPr>
    </w:p>
    <w:p>
      <w:pPr>
        <w:spacing w:line="360" w:lineRule="auto"/>
        <w:jc w:val="left"/>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tl w:val="0"/>
        </w:rPr>
        <w:t>INFLUÊNCIA DAS DIFERENÇAS ESPERADAS NA PROGÊNIE NA PRECIFICAÇÃO DO SÊMEN BOVINO</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tl w:val="0"/>
        </w:rPr>
        <w:t>UBERABA</w:t>
      </w:r>
    </w:p>
    <w:p>
      <w:pPr>
        <w:spacing w:line="360" w:lineRule="auto"/>
        <w:jc w:val="center"/>
        <w:sectPr>
          <w:headerReference r:id="rId6" w:type="first"/>
          <w:footerReference r:id="rId7" w:type="first"/>
          <w:headerReference r:id="rId5" w:type="default"/>
          <w:pgSz w:w="11906" w:h="16838"/>
          <w:pgMar w:top="1700" w:right="1133" w:bottom="1133" w:left="1700" w:header="720" w:footer="720" w:gutter="0"/>
          <w:pgNumType w:start="1"/>
          <w:cols w:space="720" w:num="1"/>
          <w:titlePg/>
        </w:sectPr>
      </w:pPr>
      <w:r>
        <w:rPr>
          <w:rtl w:val="0"/>
        </w:rPr>
        <w:t>2026</w:t>
      </w:r>
    </w:p>
    <w:p>
      <w:pPr>
        <w:spacing w:line="360" w:lineRule="auto"/>
        <w:jc w:val="center"/>
      </w:pPr>
      <w:r>
        <w:rPr>
          <w:rtl w:val="0"/>
        </w:rPr>
        <w:t>RAFAEL ALVES DOS SANTOS</w:t>
      </w:r>
    </w:p>
    <w:p>
      <w:pPr>
        <w:spacing w:line="360" w:lineRule="auto"/>
        <w:jc w:val="center"/>
      </w:pPr>
    </w:p>
    <w:p>
      <w:pPr>
        <w:spacing w:line="360" w:lineRule="auto"/>
        <w:jc w:val="center"/>
      </w:pPr>
    </w:p>
    <w:p>
      <w:pPr>
        <w:spacing w:line="360" w:lineRule="auto"/>
        <w:jc w:val="left"/>
      </w:pPr>
    </w:p>
    <w:p>
      <w:pPr>
        <w:spacing w:line="360" w:lineRule="auto"/>
        <w:jc w:val="center"/>
      </w:pPr>
    </w:p>
    <w:p>
      <w:pPr>
        <w:spacing w:line="360" w:lineRule="auto"/>
        <w:jc w:val="center"/>
      </w:pPr>
    </w:p>
    <w:p>
      <w:pPr>
        <w:spacing w:line="360" w:lineRule="auto"/>
        <w:jc w:val="center"/>
      </w:pPr>
    </w:p>
    <w:p>
      <w:pPr>
        <w:spacing w:line="360" w:lineRule="auto"/>
        <w:jc w:val="center"/>
        <w:rPr>
          <w:rFonts w:hint="default"/>
          <w:highlight w:val="yellow"/>
          <w:lang w:val="pt-PT"/>
        </w:rPr>
      </w:pPr>
      <w:del w:id="0" w:author="santunes" w:date="2026-05-20T12:47:17Z">
        <w:r>
          <w:rPr>
            <w:rFonts w:hint="default"/>
            <w:rtl w:val="0"/>
            <w:lang w:val="en-US"/>
          </w:rPr>
          <w:delText>INFLUÊNCIA DAS DIFERENÇAS ESPERADAS NA PROGÊNIE</w:delText>
        </w:r>
      </w:del>
      <w:ins w:id="1" w:author="santunes" w:date="2026-05-20T12:47:17Z">
        <w:r>
          <w:rPr>
            <w:rFonts w:hint="default"/>
            <w:rtl w:val="0"/>
            <w:lang w:val="pt-PT"/>
          </w:rPr>
          <w:t>Imp</w:t>
        </w:r>
      </w:ins>
      <w:ins w:id="2" w:author="santunes" w:date="2026-05-20T12:47:18Z">
        <w:r>
          <w:rPr>
            <w:rFonts w:hint="default"/>
            <w:rtl w:val="0"/>
            <w:lang w:val="pt-PT"/>
          </w:rPr>
          <w:t>ort</w:t>
        </w:r>
      </w:ins>
      <w:ins w:id="3" w:author="santunes" w:date="2026-05-20T12:47:19Z">
        <w:r>
          <w:rPr>
            <w:rFonts w:hint="default"/>
            <w:rtl w:val="0"/>
            <w:lang w:val="pt-PT"/>
          </w:rPr>
          <w:t xml:space="preserve">ância </w:t>
        </w:r>
      </w:ins>
      <w:ins w:id="4" w:author="santunes" w:date="2026-05-20T12:47:26Z">
        <w:r>
          <w:rPr>
            <w:rFonts w:hint="default"/>
            <w:rtl w:val="0"/>
            <w:lang w:val="pt-PT"/>
          </w:rPr>
          <w:t>r</w:t>
        </w:r>
      </w:ins>
      <w:ins w:id="5" w:author="santunes" w:date="2026-05-20T12:47:27Z">
        <w:r>
          <w:rPr>
            <w:rFonts w:hint="default"/>
            <w:rtl w:val="0"/>
            <w:lang w:val="pt-PT"/>
          </w:rPr>
          <w:t>elati</w:t>
        </w:r>
      </w:ins>
      <w:ins w:id="6" w:author="santunes" w:date="2026-05-20T12:47:28Z">
        <w:r>
          <w:rPr>
            <w:rFonts w:hint="default"/>
            <w:rtl w:val="0"/>
            <w:lang w:val="pt-PT"/>
          </w:rPr>
          <w:t xml:space="preserve">va </w:t>
        </w:r>
      </w:ins>
      <w:ins w:id="7" w:author="santunes" w:date="2026-05-20T12:48:06Z">
        <w:r>
          <w:rPr>
            <w:rFonts w:hint="default"/>
            <w:rtl w:val="0"/>
            <w:lang w:val="pt-PT"/>
          </w:rPr>
          <w:t xml:space="preserve">dos </w:t>
        </w:r>
      </w:ins>
      <w:ins w:id="8" w:author="santunes" w:date="2026-05-20T12:48:07Z">
        <w:r>
          <w:rPr>
            <w:rFonts w:hint="default"/>
            <w:rtl w:val="0"/>
            <w:lang w:val="pt-PT"/>
          </w:rPr>
          <w:t>valo</w:t>
        </w:r>
      </w:ins>
      <w:ins w:id="9" w:author="santunes" w:date="2026-05-20T12:48:08Z">
        <w:r>
          <w:rPr>
            <w:rFonts w:hint="default"/>
            <w:rtl w:val="0"/>
            <w:lang w:val="pt-PT"/>
          </w:rPr>
          <w:t xml:space="preserve">res </w:t>
        </w:r>
      </w:ins>
      <w:ins w:id="10" w:author="santunes" w:date="2026-05-20T12:48:40Z">
        <w:r>
          <w:rPr>
            <w:rFonts w:hint="default"/>
            <w:rtl w:val="0"/>
            <w:lang w:val="pt-PT"/>
          </w:rPr>
          <w:t>da</w:t>
        </w:r>
      </w:ins>
      <w:ins w:id="11" w:author="santunes" w:date="2026-05-20T12:48:41Z">
        <w:r>
          <w:rPr>
            <w:rFonts w:hint="default"/>
            <w:rtl w:val="0"/>
            <w:lang w:val="pt-PT"/>
          </w:rPr>
          <w:t>s</w:t>
        </w:r>
      </w:ins>
      <w:ins w:id="12" w:author="santunes" w:date="2026-05-20T12:48:52Z">
        <w:r>
          <w:rPr>
            <w:rFonts w:hint="default"/>
            <w:rtl w:val="0"/>
            <w:lang w:val="pt-PT"/>
          </w:rPr>
          <w:t xml:space="preserve"> </w:t>
        </w:r>
      </w:ins>
      <w:ins w:id="13" w:author="santunes" w:date="2026-05-20T12:49:01Z">
        <w:r>
          <w:rPr>
            <w:rFonts w:hint="default"/>
            <w:rtl w:val="0"/>
            <w:lang w:val="pt-PT"/>
          </w:rPr>
          <w:t>D</w:t>
        </w:r>
      </w:ins>
      <w:ins w:id="14" w:author="santunes" w:date="2026-05-20T12:49:02Z">
        <w:r>
          <w:rPr>
            <w:rFonts w:hint="default"/>
            <w:rtl w:val="0"/>
            <w:lang w:val="pt-PT"/>
          </w:rPr>
          <w:t>E</w:t>
        </w:r>
      </w:ins>
      <w:ins w:id="15" w:author="santunes" w:date="2026-05-20T12:49:03Z">
        <w:r>
          <w:rPr>
            <w:rFonts w:hint="default"/>
            <w:rtl w:val="0"/>
            <w:lang w:val="pt-PT"/>
          </w:rPr>
          <w:t>P</w:t>
        </w:r>
      </w:ins>
      <w:ins w:id="16" w:author="santunes" w:date="2026-05-20T12:49:04Z">
        <w:r>
          <w:rPr>
            <w:rFonts w:hint="default"/>
            <w:rtl w:val="0"/>
            <w:lang w:val="pt-PT"/>
          </w:rPr>
          <w:t>s</w:t>
        </w:r>
      </w:ins>
      <w:r>
        <w:rPr>
          <w:rtl w:val="0"/>
        </w:rPr>
        <w:t xml:space="preserve"> NA PRECIFICAÇÃO DO SÊMEN BOVINO</w:t>
      </w:r>
      <w:ins w:id="17" w:author="santunes" w:date="2026-05-20T12:49:13Z">
        <w:r>
          <w:rPr>
            <w:rFonts w:hint="default"/>
            <w:rtl w:val="0"/>
            <w:lang w:val="pt-PT"/>
          </w:rPr>
          <w:t xml:space="preserve"> </w:t>
        </w:r>
      </w:ins>
      <w:ins w:id="18" w:author="santunes" w:date="2026-05-20T12:49:18Z">
        <w:r>
          <w:rPr>
            <w:rFonts w:hint="default"/>
            <w:rtl w:val="0"/>
            <w:lang w:val="pt-PT"/>
          </w:rPr>
          <w:t>e</w:t>
        </w:r>
      </w:ins>
      <w:ins w:id="19" w:author="santunes" w:date="2026-05-20T12:49:19Z">
        <w:r>
          <w:rPr>
            <w:rFonts w:hint="default"/>
            <w:rtl w:val="0"/>
            <w:lang w:val="pt-PT"/>
          </w:rPr>
          <w:t xml:space="preserve">m </w:t>
        </w:r>
      </w:ins>
      <w:ins w:id="20" w:author="santunes" w:date="2026-05-20T12:49:37Z">
        <w:r>
          <w:rPr>
            <w:rFonts w:hint="default"/>
            <w:rtl w:val="0"/>
            <w:lang w:val="pt-PT"/>
          </w:rPr>
          <w:t>Gad</w:t>
        </w:r>
      </w:ins>
      <w:ins w:id="21" w:author="santunes" w:date="2026-05-20T12:49:38Z">
        <w:r>
          <w:rPr>
            <w:rFonts w:hint="default"/>
            <w:rtl w:val="0"/>
            <w:lang w:val="pt-PT"/>
          </w:rPr>
          <w:t xml:space="preserve">o de </w:t>
        </w:r>
      </w:ins>
      <w:ins w:id="22" w:author="santunes" w:date="2026-05-20T12:49:39Z">
        <w:r>
          <w:rPr>
            <w:rFonts w:hint="default"/>
            <w:rtl w:val="0"/>
            <w:lang w:val="pt-PT"/>
          </w:rPr>
          <w:t>cor</w:t>
        </w:r>
      </w:ins>
      <w:ins w:id="23" w:author="santunes" w:date="2026-05-20T12:49:41Z">
        <w:r>
          <w:rPr>
            <w:rFonts w:hint="default"/>
            <w:rtl w:val="0"/>
            <w:lang w:val="pt-PT"/>
          </w:rPr>
          <w:t>te</w:t>
        </w:r>
      </w:ins>
      <w:bookmarkStart w:id="0" w:name="_GoBack"/>
      <w:bookmarkEnd w:id="0"/>
    </w:p>
    <w:p>
      <w:pPr>
        <w:spacing w:line="360" w:lineRule="auto"/>
        <w:jc w:val="center"/>
      </w:pPr>
    </w:p>
    <w:p>
      <w:pPr>
        <w:spacing w:line="360" w:lineRule="auto"/>
        <w:jc w:val="center"/>
      </w:pPr>
    </w:p>
    <w:p>
      <w:pPr>
        <w:spacing w:line="360" w:lineRule="auto"/>
        <w:jc w:val="left"/>
      </w:pPr>
    </w:p>
    <w:p>
      <w:pPr>
        <w:spacing w:line="360" w:lineRule="auto"/>
        <w:jc w:val="center"/>
      </w:pPr>
    </w:p>
    <w:p>
      <w:pPr>
        <w:spacing w:line="360" w:lineRule="auto"/>
        <w:jc w:val="center"/>
      </w:pPr>
    </w:p>
    <w:p>
      <w:pPr>
        <w:spacing w:line="240" w:lineRule="auto"/>
        <w:ind w:left="4248" w:firstLine="0"/>
        <w:jc w:val="both"/>
      </w:pPr>
      <w:r>
        <w:rPr>
          <w:rtl w:val="0"/>
        </w:rPr>
        <w:t xml:space="preserve">Monografia apresentada ao Programa de Pós-Graduação </w:t>
      </w:r>
      <w:r>
        <w:rPr>
          <w:i/>
          <w:iCs/>
          <w:rtl w:val="0"/>
        </w:rPr>
        <w:t>Lato Sensu</w:t>
      </w:r>
      <w:r>
        <w:rPr>
          <w:rtl w:val="0"/>
        </w:rPr>
        <w:t xml:space="preserve"> em Ciência de Dados do Instituto Federal do Triângulo Mineiro como requisito parcial para obtenção do título de Especialista em Ciência de Dados.</w:t>
      </w:r>
    </w:p>
    <w:p>
      <w:pPr>
        <w:spacing w:line="240" w:lineRule="auto"/>
        <w:ind w:left="4248" w:firstLine="0"/>
        <w:jc w:val="both"/>
      </w:pPr>
      <w:r>
        <w:rPr>
          <w:rtl w:val="0"/>
        </w:rPr>
        <w:t>Orientador: Prof. Dr. Sandro Henrique Antunes Ribeiro.</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tl w:val="0"/>
        </w:rPr>
        <w:t>UBERABA</w:t>
      </w:r>
    </w:p>
    <w:p>
      <w:pPr>
        <w:spacing w:line="360" w:lineRule="auto"/>
        <w:jc w:val="center"/>
        <w:sectPr>
          <w:pgSz w:w="11906" w:h="16838"/>
          <w:pgMar w:top="1700" w:right="1133" w:bottom="1133" w:left="1700" w:header="720" w:footer="720" w:gutter="0"/>
          <w:cols w:space="720" w:num="1"/>
          <w:titlePg/>
        </w:sectPr>
      </w:pPr>
      <w:r>
        <w:rPr>
          <w:rtl w:val="0"/>
        </w:rPr>
        <w:t>2026</w:t>
      </w:r>
    </w:p>
    <w:p>
      <w:pPr>
        <w:spacing w:line="360" w:lineRule="auto"/>
        <w:jc w:val="center"/>
        <w:rPr>
          <w:b/>
          <w:bCs/>
        </w:rPr>
      </w:pPr>
      <w:r>
        <w:rPr>
          <w:b/>
          <w:bCs/>
          <w:rtl w:val="0"/>
        </w:rPr>
        <w:t>RESUMO</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left"/>
        <w:sectPr>
          <w:pgSz w:w="11906" w:h="16838"/>
          <w:pgMar w:top="1700" w:right="1133" w:bottom="1133" w:left="1700" w:header="720" w:footer="720" w:gutter="0"/>
          <w:cols w:space="720" w:num="1"/>
          <w:titlePg/>
        </w:sectPr>
      </w:pPr>
    </w:p>
    <w:p>
      <w:pPr>
        <w:spacing w:line="360" w:lineRule="auto"/>
        <w:jc w:val="center"/>
        <w:rPr>
          <w:b/>
          <w:bCs/>
        </w:rPr>
      </w:pPr>
      <w:r>
        <w:rPr>
          <w:b/>
          <w:bCs/>
          <w:rtl w:val="0"/>
        </w:rPr>
        <w:t>SUMÁRIO</w:t>
      </w:r>
    </w:p>
    <w:p>
      <w:pPr>
        <w:spacing w:line="360" w:lineRule="auto"/>
        <w:jc w:val="left"/>
      </w:pPr>
    </w:p>
    <w:tbl>
      <w:tblPr>
        <w:tblStyle w:val="13"/>
        <w:tblW w:w="9045" w:type="dxa"/>
        <w:tblInd w:w="0" w:type="dxa"/>
        <w:tblLayout w:type="fixed"/>
        <w:tblCellMar>
          <w:top w:w="100" w:type="dxa"/>
          <w:left w:w="100" w:type="dxa"/>
          <w:bottom w:w="100" w:type="dxa"/>
          <w:right w:w="100" w:type="dxa"/>
        </w:tblCellMar>
      </w:tblPr>
      <w:tblGrid>
        <w:gridCol w:w="1095"/>
        <w:gridCol w:w="6870"/>
        <w:gridCol w:w="1080"/>
      </w:tblGrid>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1</w:t>
            </w:r>
          </w:p>
        </w:tc>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INTRODUÇÃO……………………………………………………...</w:t>
            </w:r>
          </w:p>
        </w:tc>
        <w:tc>
          <w:tcPr>
            <w:shd w:val="clear" w:color="auto" w:fill="auto"/>
            <w:tcMar>
              <w:top w:w="100" w:type="dxa"/>
              <w:left w:w="100" w:type="dxa"/>
              <w:bottom w:w="100" w:type="dxa"/>
              <w:right w:w="100" w:type="dxa"/>
            </w:tcMar>
            <w:vAlign w:val="top"/>
          </w:tcPr>
          <w:p>
            <w:pPr>
              <w:widowControl w:val="0"/>
              <w:spacing w:line="240" w:lineRule="auto"/>
            </w:pPr>
            <w:r>
              <w:rPr>
                <w:rtl w:val="0"/>
              </w:rPr>
              <w:t>5</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2</w:t>
            </w:r>
          </w:p>
        </w:tc>
        <w:tc>
          <w:tcPr>
            <w:shd w:val="clear" w:color="auto" w:fill="auto"/>
            <w:tcMar>
              <w:top w:w="100" w:type="dxa"/>
              <w:left w:w="100" w:type="dxa"/>
              <w:bottom w:w="100" w:type="dxa"/>
              <w:right w:w="100" w:type="dxa"/>
            </w:tcMar>
            <w:vAlign w:val="top"/>
          </w:tcPr>
          <w:p>
            <w:pPr>
              <w:widowControl w:val="0"/>
              <w:spacing w:line="240" w:lineRule="auto"/>
              <w:jc w:val="both"/>
              <w:rPr>
                <w:b/>
                <w:bCs/>
              </w:rPr>
            </w:pPr>
            <w:r>
              <w:rPr>
                <w:b/>
                <w:bCs/>
                <w:rtl w:val="0"/>
              </w:rPr>
              <w:t>REVISÃO DE LITERATURA……………………………………...</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3</w:t>
            </w:r>
          </w:p>
        </w:tc>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OBJETIVOS…………………………………………………………</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pPr>
            <w:r>
              <w:rPr>
                <w:rtl w:val="0"/>
              </w:rPr>
              <w:t>3.1</w:t>
            </w:r>
          </w:p>
        </w:tc>
        <w:tc>
          <w:tcPr>
            <w:shd w:val="clear" w:color="auto" w:fill="auto"/>
            <w:tcMar>
              <w:top w:w="100" w:type="dxa"/>
              <w:left w:w="100" w:type="dxa"/>
              <w:bottom w:w="100" w:type="dxa"/>
              <w:right w:w="100" w:type="dxa"/>
            </w:tcMar>
            <w:vAlign w:val="top"/>
          </w:tcPr>
          <w:p>
            <w:pPr>
              <w:widowControl w:val="0"/>
              <w:spacing w:line="240" w:lineRule="auto"/>
            </w:pPr>
            <w:r>
              <w:rPr>
                <w:rtl w:val="0"/>
              </w:rPr>
              <w:t>OBJETIVO GERAL…………………………………………………</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pPr>
            <w:r>
              <w:rPr>
                <w:rtl w:val="0"/>
              </w:rPr>
              <w:t>3.2</w:t>
            </w:r>
          </w:p>
        </w:tc>
        <w:tc>
          <w:tcPr>
            <w:shd w:val="clear" w:color="auto" w:fill="auto"/>
            <w:tcMar>
              <w:top w:w="100" w:type="dxa"/>
              <w:left w:w="100" w:type="dxa"/>
              <w:bottom w:w="100" w:type="dxa"/>
              <w:right w:w="100" w:type="dxa"/>
            </w:tcMar>
            <w:vAlign w:val="top"/>
          </w:tcPr>
          <w:p>
            <w:pPr>
              <w:widowControl w:val="0"/>
              <w:spacing w:line="240" w:lineRule="auto"/>
            </w:pPr>
            <w:r>
              <w:rPr>
                <w:rtl w:val="0"/>
              </w:rPr>
              <w:t>OBJETIVO ESPECÍFICO………………………………………….</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4</w:t>
            </w:r>
          </w:p>
        </w:tc>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MÉTODO…………………………………………………………….</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pPr>
            <w:r>
              <w:rPr>
                <w:rtl w:val="0"/>
              </w:rPr>
              <w:t>4.1</w:t>
            </w:r>
          </w:p>
        </w:tc>
        <w:tc>
          <w:tcPr>
            <w:shd w:val="clear" w:color="auto" w:fill="auto"/>
            <w:tcMar>
              <w:top w:w="100" w:type="dxa"/>
              <w:left w:w="100" w:type="dxa"/>
              <w:bottom w:w="100" w:type="dxa"/>
              <w:right w:w="100" w:type="dxa"/>
            </w:tcMar>
            <w:vAlign w:val="top"/>
          </w:tcPr>
          <w:p>
            <w:pPr>
              <w:widowControl w:val="0"/>
              <w:spacing w:line="240" w:lineRule="auto"/>
            </w:pPr>
            <w:r>
              <w:rPr>
                <w:rtl w:val="0"/>
              </w:rPr>
              <w:t>TIPO DE ESTUDO………………………………………………….</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pPr>
            <w:r>
              <w:rPr>
                <w:rtl w:val="0"/>
              </w:rPr>
              <w:t>4.6</w:t>
            </w:r>
          </w:p>
        </w:tc>
        <w:tc>
          <w:tcPr>
            <w:shd w:val="clear" w:color="auto" w:fill="auto"/>
            <w:tcMar>
              <w:top w:w="100" w:type="dxa"/>
              <w:left w:w="100" w:type="dxa"/>
              <w:bottom w:w="100" w:type="dxa"/>
              <w:right w:w="100" w:type="dxa"/>
            </w:tcMar>
            <w:vAlign w:val="top"/>
          </w:tcPr>
          <w:p>
            <w:pPr>
              <w:widowControl w:val="0"/>
              <w:spacing w:line="240" w:lineRule="auto"/>
            </w:pPr>
            <w:r>
              <w:rPr>
                <w:rtl w:val="0"/>
              </w:rPr>
              <w:t>ANÁLISE DOS DADOS……………………………………………</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5</w:t>
            </w:r>
          </w:p>
        </w:tc>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RESULTADOS ……………….…………………………………….</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r>
        <w:tblPrEx>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b/>
                <w:bCs/>
              </w:rPr>
            </w:pPr>
          </w:p>
        </w:tc>
        <w:tc>
          <w:tcPr>
            <w:shd w:val="clear" w:color="auto" w:fill="auto"/>
            <w:tcMar>
              <w:top w:w="100" w:type="dxa"/>
              <w:left w:w="100" w:type="dxa"/>
              <w:bottom w:w="100" w:type="dxa"/>
              <w:right w:w="100" w:type="dxa"/>
            </w:tcMar>
            <w:vAlign w:val="top"/>
          </w:tcPr>
          <w:p>
            <w:pPr>
              <w:widowControl w:val="0"/>
              <w:spacing w:line="240" w:lineRule="auto"/>
              <w:rPr>
                <w:b/>
                <w:bCs/>
              </w:rPr>
            </w:pPr>
            <w:r>
              <w:rPr>
                <w:b/>
                <w:bCs/>
                <w:rtl w:val="0"/>
              </w:rPr>
              <w:t>REFERÊNCIAS……………………………………………………..</w:t>
            </w:r>
          </w:p>
        </w:tc>
        <w:tc>
          <w:tcPr>
            <w:shd w:val="clear" w:color="auto" w:fill="auto"/>
            <w:tcMar>
              <w:top w:w="100" w:type="dxa"/>
              <w:left w:w="100" w:type="dxa"/>
              <w:bottom w:w="100" w:type="dxa"/>
              <w:right w:w="100" w:type="dxa"/>
            </w:tcMar>
            <w:vAlign w:val="top"/>
          </w:tcPr>
          <w:p>
            <w:pPr>
              <w:widowControl w:val="0"/>
              <w:spacing w:line="240" w:lineRule="auto"/>
            </w:pPr>
            <w:r>
              <w:rPr>
                <w:rtl w:val="0"/>
              </w:rPr>
              <w:t>X</w:t>
            </w:r>
          </w:p>
        </w:tc>
      </w:tr>
    </w:tbl>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sectPr>
          <w:pgSz w:w="11906" w:h="16838"/>
          <w:pgMar w:top="1700" w:right="1133" w:bottom="1133" w:left="1700" w:header="720" w:footer="720" w:gutter="0"/>
          <w:cols w:space="720" w:num="1"/>
          <w:titlePg/>
        </w:sectPr>
      </w:pPr>
    </w:p>
    <w:p>
      <w:pPr>
        <w:spacing w:line="360" w:lineRule="auto"/>
        <w:jc w:val="both"/>
        <w:rPr>
          <w:b/>
          <w:bCs/>
        </w:rPr>
      </w:pPr>
      <w:r>
        <w:rPr>
          <w:b/>
          <w:bCs/>
          <w:rtl w:val="0"/>
        </w:rPr>
        <w:t>1 INTRODUÇÃO</w:t>
      </w:r>
    </w:p>
    <w:p>
      <w:pPr>
        <w:spacing w:line="360" w:lineRule="auto"/>
        <w:jc w:val="both"/>
        <w:rPr>
          <w:b/>
          <w:bCs/>
        </w:rPr>
      </w:pPr>
    </w:p>
    <w:p>
      <w:pPr>
        <w:spacing w:line="360" w:lineRule="auto"/>
        <w:ind w:firstLine="708"/>
        <w:jc w:val="both"/>
      </w:pPr>
      <w:r>
        <w:rPr>
          <w:rtl w:val="0"/>
        </w:rPr>
        <w:t xml:space="preserve">O agronegócio brasileiro, no contexto atual, constitui um dos principais pilares da economia nacional, exercendo papel significativo no cenário global, representando 24,8% do Produto Interno Bruto (PIB) no ano de 2023. No que se refere à produtividade pecuária, central para o abastecimento alimentar, o comércio e a movimentação do PIB, o país tornou-se um dos principais produtores e exportadores de carne bovina no mundo (Basso </w:t>
      </w:r>
      <w:r>
        <w:rPr>
          <w:i/>
          <w:iCs/>
          <w:rtl w:val="0"/>
        </w:rPr>
        <w:t>et al</w:t>
      </w:r>
      <w:r>
        <w:rPr>
          <w:rtl w:val="0"/>
        </w:rPr>
        <w:t>., 2023).</w:t>
      </w:r>
    </w:p>
    <w:p>
      <w:pPr>
        <w:spacing w:line="360" w:lineRule="auto"/>
        <w:ind w:firstLine="708"/>
        <w:jc w:val="both"/>
      </w:pPr>
      <w:r>
        <w:rPr>
          <w:rtl w:val="0"/>
        </w:rPr>
        <w:t xml:space="preserve">Nesse contexto, a bovinocultura de corte e de leite destaca-se não apenas pelo volume produtivo, mas também pela incorporação de tecnologias, as quais otimizam a qualidade genética dos rebanhos. Em 2021, a produtividade da pecuária de corte brasileira apresentou crescimento médio anual de 1,73%, viabilizado por ganhos de escala, assim como de forma semelhante, a produtividade do leite aumentou aproximadamente 62% entre 2006 e 2017, em decorrência da profissionalização e do aprimoramento da atividade (Martins </w:t>
      </w:r>
      <w:r>
        <w:rPr>
          <w:i/>
          <w:iCs/>
          <w:rtl w:val="0"/>
        </w:rPr>
        <w:t>et al</w:t>
      </w:r>
      <w:r>
        <w:rPr>
          <w:rtl w:val="0"/>
        </w:rPr>
        <w:t xml:space="preserve">., 2022; Ferrazza </w:t>
      </w:r>
      <w:r>
        <w:rPr>
          <w:i/>
          <w:iCs/>
          <w:rtl w:val="0"/>
        </w:rPr>
        <w:t>et al</w:t>
      </w:r>
      <w:r>
        <w:rPr>
          <w:rtl w:val="0"/>
        </w:rPr>
        <w:t>., 2021).</w:t>
      </w:r>
    </w:p>
    <w:p>
      <w:pPr>
        <w:spacing w:line="360" w:lineRule="auto"/>
        <w:ind w:firstLine="708"/>
        <w:jc w:val="both"/>
      </w:pPr>
      <w:r>
        <w:rPr>
          <w:rtl w:val="0"/>
        </w:rPr>
        <w:t xml:space="preserve">Em relação a aplicabilidade de tecnologias auxiliares, o mercado de genética bovina tem apresentado expansão relevante nos últimos anos, associada ao avanço das biotecnologias reprodutivas, sendo impulsionado pela demanda por animais geneticamente superiores e pela intensificação dos sistemas de produção. O uso da inseminação artificial também apresentou crescimento, com aumento de 7,1% no número de fêmeas inseminadas entre 2002 a 2018, embora ainda seja considerado pouco difundido (Baruselli </w:t>
      </w:r>
      <w:r>
        <w:rPr>
          <w:i/>
          <w:iCs/>
          <w:rtl w:val="0"/>
        </w:rPr>
        <w:t>et al</w:t>
      </w:r>
      <w:r>
        <w:rPr>
          <w:rtl w:val="0"/>
        </w:rPr>
        <w:t>., 2019).</w:t>
      </w:r>
    </w:p>
    <w:p>
      <w:pPr>
        <w:spacing w:line="360" w:lineRule="auto"/>
        <w:ind w:firstLine="708"/>
        <w:jc w:val="both"/>
      </w:pPr>
      <w:r>
        <w:rPr>
          <w:rtl w:val="0"/>
        </w:rPr>
        <w:t xml:space="preserve">Na contemporaneidade, o Brasil ficou entre os principais polos mundiais do setor, tanto na comercialização quanto na produção de material genético, como sêmen e embriões bovinos, destacando-se como líder na produção de embriões obtidos por fertilização in vitro em 2018, sendo responsável 85% do mercado mundial (Barbosa </w:t>
      </w:r>
      <w:r>
        <w:rPr>
          <w:i/>
          <w:iCs/>
          <w:rtl w:val="0"/>
        </w:rPr>
        <w:t>et al</w:t>
      </w:r>
      <w:r>
        <w:rPr>
          <w:rtl w:val="0"/>
        </w:rPr>
        <w:t>., 2018).</w:t>
      </w:r>
    </w:p>
    <w:p>
      <w:pPr>
        <w:spacing w:line="360" w:lineRule="auto"/>
        <w:ind w:firstLine="708"/>
        <w:jc w:val="both"/>
      </w:pPr>
      <w:r>
        <w:rPr>
          <w:rtl w:val="0"/>
        </w:rPr>
        <w:t xml:space="preserve">A avaliação genética consiste em um processo de estimativa do mérito genético dos bovinos, no qual dados de desempenho dos animais são convertidos em valores genéticos estimados, com base na análise integrada de informações fenotípicas, genealógicas e genômicas. Esse processo permite a separação dos efeitos ambientais dos efeitos genéticos, possibilitando estimativas do potencial de transmissão de características de interesse econômico às progênies (Faria </w:t>
      </w:r>
      <w:r>
        <w:rPr>
          <w:i/>
          <w:iCs/>
          <w:rtl w:val="0"/>
        </w:rPr>
        <w:t>et al</w:t>
      </w:r>
      <w:r>
        <w:rPr>
          <w:rtl w:val="0"/>
        </w:rPr>
        <w:t xml:space="preserve">., 2017). </w:t>
      </w:r>
    </w:p>
    <w:p>
      <w:pPr>
        <w:spacing w:line="360" w:lineRule="auto"/>
        <w:ind w:firstLine="708"/>
        <w:jc w:val="both"/>
      </w:pPr>
      <w:r>
        <w:rPr>
          <w:rtl w:val="0"/>
        </w:rPr>
        <w:t xml:space="preserve">O avanço genético na pecuária está diretamente relacionado ao desenvolvimento e à otimização de ferramentas capazes de estimar com precisão o mérito genético dos animais, sendo as diferenças esperadas na progênie (DEP) um dos principais instrumentos de avaliação genética, pois estimam a diferença de desempenho esperada na progênie de um reprodutor, auxiliando na tomada de decisão para seleção (Kuehn </w:t>
      </w:r>
      <w:r>
        <w:rPr>
          <w:i/>
          <w:iCs/>
          <w:rtl w:val="0"/>
        </w:rPr>
        <w:t>et a</w:t>
      </w:r>
      <w:r>
        <w:rPr>
          <w:rtl w:val="0"/>
        </w:rPr>
        <w:t>l., 2016).</w:t>
      </w:r>
    </w:p>
    <w:p>
      <w:pPr>
        <w:spacing w:line="360" w:lineRule="auto"/>
        <w:ind w:firstLine="708"/>
        <w:jc w:val="both"/>
      </w:pPr>
      <w:r>
        <w:rPr>
          <w:rtl w:val="0"/>
        </w:rPr>
        <w:t xml:space="preserve">A DEP é considerada a principal ferramenta de melhoramento genético em bovinos de corte há mais de 40 anos, tendo sido inicialmente utilizada para características de crescimento e, posteriormente, ampliada para aspectos reprodutivos, longevidade e índices econômicos. A aplicação desse instrumento permite reduzir os riscos envolvidos no processo de seleção de touros, ao isolar o componente genético de características relevantes e aumentar a precisão de seleção (Kuehn </w:t>
      </w:r>
      <w:r>
        <w:rPr>
          <w:i/>
          <w:iCs/>
          <w:rtl w:val="0"/>
        </w:rPr>
        <w:t>et a</w:t>
      </w:r>
      <w:r>
        <w:rPr>
          <w:rtl w:val="0"/>
        </w:rPr>
        <w:t>l., 2016; Rowan, 2023).</w:t>
      </w:r>
    </w:p>
    <w:p>
      <w:pPr>
        <w:spacing w:line="360" w:lineRule="auto"/>
        <w:ind w:firstLine="708"/>
        <w:jc w:val="both"/>
      </w:pPr>
      <w:r>
        <w:rPr>
          <w:rtl w:val="0"/>
        </w:rPr>
        <w:t>Posto isto, as estimativas que expressam a capacidade de transmissão de características de um determinado animal são utilizadas na seleção de reprodutores, com base em atributos de relevância econômica, como o ganho de peso, fertilidade, precocidade sexual, qualidade da carcaça e eficiência alimentar (Rowan, 2022).</w:t>
      </w:r>
    </w:p>
    <w:p>
      <w:pPr>
        <w:spacing w:line="360" w:lineRule="auto"/>
        <w:ind w:firstLine="708"/>
        <w:jc w:val="both"/>
      </w:pPr>
      <w:r>
        <w:rPr>
          <w:rtl w:val="0"/>
        </w:rPr>
        <w:t xml:space="preserve">Logo, a DEP configura-se como uma ferramenta preditiva que estima a diferença de desempenho esperada entre a futura progênie de um touro e a de outros reprodutores avaliados na mesma base de dados, permitindo a classificação dos animais quanto ao mérito genético. Além disso,  contribui para a elaboração de índices econômicos, sendo fundamental na tomada de decisão por produtores e centros de inseminação, favorecendo o progresso genético dos rebanhos (Toral </w:t>
      </w:r>
      <w:r>
        <w:rPr>
          <w:i/>
          <w:iCs/>
          <w:rtl w:val="0"/>
        </w:rPr>
        <w:t>et al</w:t>
      </w:r>
      <w:r>
        <w:rPr>
          <w:rtl w:val="0"/>
        </w:rPr>
        <w:t>, 2023).</w:t>
      </w:r>
    </w:p>
    <w:p>
      <w:pPr>
        <w:spacing w:line="360" w:lineRule="auto"/>
        <w:ind w:firstLine="708"/>
        <w:jc w:val="both"/>
      </w:pPr>
      <w:r>
        <w:rPr>
          <w:rtl w:val="0"/>
        </w:rPr>
        <w:t xml:space="preserve">Apesar da relevância técnica da DEP como parâmetro de avaliação genética, a precificação do sêmen bovino, não se baseia somente por esse indicador, ou seja, o valor comercial atribuído ao material genético pode ser influenciado por diversos fatores, demanda de mercado, estratégias de marketing, desempenho em exposições e competições e reconhecimento do animal e reputação das linhagens genéticas (Carvalho </w:t>
      </w:r>
      <w:r>
        <w:rPr>
          <w:i/>
          <w:iCs/>
          <w:rtl w:val="0"/>
        </w:rPr>
        <w:t>et al</w:t>
      </w:r>
      <w:r>
        <w:rPr>
          <w:rtl w:val="0"/>
        </w:rPr>
        <w:t xml:space="preserve">., 2022).  </w:t>
      </w:r>
    </w:p>
    <w:p>
      <w:pPr>
        <w:spacing w:line="360" w:lineRule="auto"/>
        <w:ind w:firstLine="708"/>
        <w:jc w:val="both"/>
      </w:pPr>
      <w:r>
        <w:rPr>
          <w:rtl w:val="0"/>
        </w:rPr>
        <w:t xml:space="preserve">  Nesse cenário, a relação entre o mérito genético estimado representado pela DEP e o preço aplicado no mercado ainda se apresenta de forma parcial, evidenciando uma lacuna entre teoria de melhoramento genético e sua aplicação na precificação, sendo relevante no âmbito da genética aplicada à pecuária, possibilitando a elaboração da pergunta norteadora desta pesquisa: em que medida as DEP influenciam efetivamente a formação do preço do sêmen bovino?. A percepção dessa relação torna-se relevante diante do aumento da competitividade e profissionalização do setor.</w:t>
      </w:r>
    </w:p>
    <w:p>
      <w:pPr>
        <w:spacing w:line="360" w:lineRule="auto"/>
        <w:ind w:firstLine="708"/>
        <w:jc w:val="both"/>
      </w:pPr>
      <w:r>
        <w:rPr>
          <w:rtl w:val="0"/>
        </w:rPr>
        <w:t>Dessa forma, a identificação das características genéticas expressas por meio da DEP se faz relevante, uma vez que influencia a valorização comercial do sêmen bovino, no qual irá contribuir para o direcionamento de estratégias eficientes por parte dos centros de inseminação, bem como para o norteamento dos produtores na seleção dos reprodutores com melhor relação custo-benefício. Ademais, fornece subsídios para o aprofundamento dos fatores determinantes do valor de mercado do material genético, promovendo a precificação e comercialização estratégica.</w:t>
      </w:r>
    </w:p>
    <w:p>
      <w:pPr>
        <w:spacing w:line="360" w:lineRule="auto"/>
        <w:ind w:firstLine="708"/>
        <w:jc w:val="both"/>
      </w:pPr>
      <w:r>
        <w:rPr>
          <w:rtl w:val="0"/>
        </w:rPr>
        <w:t xml:space="preserve">Portanto, o objetivo deste estudo é analisar a influência das diferenças esperadas na progênie na precificação do sêmen bovino, estimando a relação entre os indicadores genéticos e valores praticados no mercado no período de 2019 a 2025.      </w:t>
      </w: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firstLine="708"/>
        <w:jc w:val="both"/>
      </w:pPr>
    </w:p>
    <w:p>
      <w:pPr>
        <w:spacing w:line="360" w:lineRule="auto"/>
        <w:ind w:left="0" w:firstLine="0"/>
        <w:jc w:val="both"/>
        <w:sectPr>
          <w:pgSz w:w="11906" w:h="16838"/>
          <w:pgMar w:top="1700" w:right="1133" w:bottom="1133" w:left="1700" w:header="720" w:footer="720" w:gutter="0"/>
          <w:cols w:space="720" w:num="1"/>
        </w:sectPr>
      </w:pPr>
    </w:p>
    <w:p>
      <w:pPr>
        <w:spacing w:line="360" w:lineRule="auto"/>
        <w:ind w:left="0" w:firstLine="0"/>
        <w:jc w:val="center"/>
        <w:rPr>
          <w:b/>
          <w:bCs/>
        </w:rPr>
      </w:pPr>
      <w:r>
        <w:rPr>
          <w:b/>
          <w:bCs/>
          <w:rtl w:val="0"/>
        </w:rPr>
        <w:t>REFERÊNCIAS</w:t>
      </w:r>
    </w:p>
    <w:p>
      <w:pPr>
        <w:spacing w:line="360" w:lineRule="auto"/>
        <w:ind w:left="0" w:firstLine="0"/>
        <w:jc w:val="center"/>
      </w:pPr>
    </w:p>
    <w:p>
      <w:pPr>
        <w:spacing w:line="240" w:lineRule="auto"/>
        <w:ind w:left="0" w:firstLine="0"/>
      </w:pPr>
      <w:r>
        <w:rPr>
          <w:rtl w:val="0"/>
        </w:rPr>
        <w:t xml:space="preserve">BARBOSA, Y.; LUSTOSA, A. A.; BARBOZA, N. A.; RODRIGUES, P. K. O.; MAGALHÃES NETO, F. da C. R. Aspectos relevantes na produção comercial de embriões bovinos por meio da técnica biotecnológica de fertilização in vitro: revisão. </w:t>
      </w:r>
      <w:r>
        <w:rPr>
          <w:b/>
          <w:bCs/>
          <w:rtl w:val="0"/>
        </w:rPr>
        <w:t>Pubvet</w:t>
      </w:r>
      <w:r>
        <w:rPr>
          <w:rtl w:val="0"/>
        </w:rPr>
        <w:t>, v. 12, n. 3, 2018. Disponível em: https://ojs.pubvet.com.br/index.php/revista/article/view/1173. Acesso em: 1 mai. 2026.</w:t>
      </w:r>
    </w:p>
    <w:p>
      <w:pPr>
        <w:spacing w:line="240" w:lineRule="auto"/>
        <w:ind w:left="0" w:firstLine="0"/>
      </w:pPr>
    </w:p>
    <w:p>
      <w:pPr>
        <w:spacing w:line="240" w:lineRule="auto"/>
        <w:ind w:left="0" w:firstLine="0"/>
      </w:pPr>
      <w:r>
        <w:rPr>
          <w:rtl w:val="0"/>
        </w:rPr>
        <w:t xml:space="preserve">BARUSELLI, P. S.; CATUSSI, B. L. C.; ABREU, L. Â. de; ELLIFF, F. M.; SILVA, L. G. da; BATISTA, E. de O. S. Challenges to increase the AI and ET markets in Brazil. In: </w:t>
      </w:r>
      <w:r>
        <w:rPr>
          <w:b/>
          <w:bCs/>
          <w:rtl w:val="0"/>
        </w:rPr>
        <w:t>Annual Meeting of The Brazilian Embryo Technology Society (SBTE)</w:t>
      </w:r>
      <w:r>
        <w:rPr>
          <w:rtl w:val="0"/>
        </w:rPr>
        <w:t>, 33., 2019, Ilha de Comandatuba, BA. SBTE, 2019. Disponível em: https://doi.org/10.21451/1984-3143-AR2019-0050. Acesso em: 2 mai. 2026.</w:t>
      </w:r>
    </w:p>
    <w:p>
      <w:pPr>
        <w:spacing w:line="240" w:lineRule="auto"/>
        <w:ind w:left="0" w:firstLine="0"/>
      </w:pPr>
    </w:p>
    <w:p>
      <w:pPr>
        <w:spacing w:line="240" w:lineRule="auto"/>
        <w:ind w:left="0" w:firstLine="0"/>
      </w:pPr>
      <w:r>
        <w:rPr>
          <w:rtl w:val="0"/>
        </w:rPr>
        <w:t xml:space="preserve">BASSO, M. F.; NEVES, M. F.; GROSSI-DE-SÁ, M. F. Agriculture evolution, sustainability and trends, focusing on Brazilian agribusiness: a review. </w:t>
      </w:r>
      <w:r>
        <w:rPr>
          <w:b/>
          <w:bCs/>
          <w:rtl w:val="0"/>
        </w:rPr>
        <w:t>Frontiers in Sustainable Food Systems</w:t>
      </w:r>
      <w:r>
        <w:rPr>
          <w:rtl w:val="0"/>
        </w:rPr>
        <w:t xml:space="preserve">, v. 7, 2024. Disponível em: https://doi.org/10.3389/fsufs.2023.1296337. Acesso em: 2 mai. 2026. </w:t>
      </w:r>
    </w:p>
    <w:p>
      <w:pPr>
        <w:spacing w:line="240" w:lineRule="auto"/>
        <w:ind w:left="0" w:firstLine="0"/>
      </w:pPr>
    </w:p>
    <w:p>
      <w:pPr>
        <w:spacing w:line="240" w:lineRule="auto"/>
        <w:ind w:left="0" w:firstLine="0"/>
      </w:pPr>
      <w:r>
        <w:rPr>
          <w:rtl w:val="0"/>
        </w:rPr>
        <w:t xml:space="preserve">CARVALHO, G. R.; FARIA, W. R.; NARDY, V. P. D. R.; BETARELLI JUNIOR, A. A. Hedonic pricing analysis for semen of dairy bulls in Brazil. </w:t>
      </w:r>
      <w:r>
        <w:rPr>
          <w:b/>
          <w:bCs/>
          <w:rtl w:val="0"/>
        </w:rPr>
        <w:t>PLoS ONE</w:t>
      </w:r>
      <w:r>
        <w:rPr>
          <w:rtl w:val="0"/>
        </w:rPr>
        <w:t>, [S.l.], v. 17, n. 4, e0267109, 2022. Disponível em: https://doi.org/10.1371/journal.pone.0267109. Acesso em: 4 mai. 2026.</w:t>
      </w:r>
    </w:p>
    <w:p>
      <w:pPr>
        <w:spacing w:line="240" w:lineRule="auto"/>
        <w:ind w:left="0" w:firstLine="0"/>
      </w:pPr>
    </w:p>
    <w:p>
      <w:pPr>
        <w:spacing w:line="240" w:lineRule="auto"/>
        <w:ind w:left="0" w:firstLine="0"/>
      </w:pPr>
      <w:r>
        <w:rPr>
          <w:rtl w:val="0"/>
        </w:rPr>
        <w:t xml:space="preserve">FARIA, C. U.; PEREIRA, C. de F.; SILVA, R. P. da; PESSOA, D. D.; MAGNABOSCO, C. de U.; LOBO, R. B. Avaliação do componente genético na expressão fenotípica de características produtivas de bovinos nelore submetidos à prova de desempenho. </w:t>
      </w:r>
      <w:r>
        <w:rPr>
          <w:b/>
          <w:bCs/>
          <w:rtl w:val="0"/>
        </w:rPr>
        <w:t>Ciência Animal Brasileira</w:t>
      </w:r>
      <w:r>
        <w:rPr>
          <w:rtl w:val="0"/>
        </w:rPr>
        <w:t xml:space="preserve">, Goiânia, v. 18, p. 1–9, e30528, 2017. Disponível em: http://www.alice.cnptia.embrapa.br/alice/handle/doc/1083164. Acesso em: 5 mai. 2026. </w:t>
      </w:r>
    </w:p>
    <w:p>
      <w:pPr>
        <w:spacing w:line="240" w:lineRule="auto"/>
        <w:ind w:left="0" w:firstLine="0"/>
      </w:pPr>
    </w:p>
    <w:p>
      <w:pPr>
        <w:spacing w:line="240" w:lineRule="auto"/>
        <w:ind w:left="0" w:firstLine="0"/>
      </w:pPr>
      <w:r>
        <w:rPr>
          <w:rtl w:val="0"/>
        </w:rPr>
        <w:t xml:space="preserve">FERRAZZA, R. de A.; CASTELLANI, E. Analysis of Brazilian livestock transformations: a focus on dairy farming. </w:t>
      </w:r>
      <w:r>
        <w:rPr>
          <w:b/>
          <w:bCs/>
          <w:rtl w:val="0"/>
        </w:rPr>
        <w:t>Ciência Animal Brasileira</w:t>
      </w:r>
      <w:r>
        <w:rPr>
          <w:rtl w:val="0"/>
        </w:rPr>
        <w:t xml:space="preserve">, v. 22, e68940, 2021. Disponível em: https://doi.org/10.1590/1809-6891v22e-68940. Acesso em: 2 mai. 2026.   </w:t>
      </w:r>
    </w:p>
    <w:p>
      <w:pPr>
        <w:spacing w:line="240" w:lineRule="auto"/>
        <w:ind w:left="0" w:firstLine="0"/>
      </w:pPr>
    </w:p>
    <w:p>
      <w:pPr>
        <w:spacing w:line="240" w:lineRule="auto"/>
        <w:ind w:left="0" w:firstLine="0"/>
      </w:pPr>
      <w:r>
        <w:rPr>
          <w:rtl w:val="0"/>
        </w:rPr>
        <w:t xml:space="preserve">KUEHN, L. A.; THALLMAN, R. M. Mean EPDs reported by different breeds. </w:t>
      </w:r>
      <w:r>
        <w:rPr>
          <w:b/>
          <w:bCs/>
          <w:rtl w:val="0"/>
        </w:rPr>
        <w:t>Roman L. Hruska U.S. Meat Animal Research Center</w:t>
      </w:r>
      <w:r>
        <w:rPr>
          <w:rtl w:val="0"/>
        </w:rPr>
        <w:t>, 2016. Disponível em: http://digitalcommons.unl.edu/hruskareports/381. Acesso em: 1 mai. 2026.</w:t>
      </w:r>
    </w:p>
    <w:p>
      <w:pPr>
        <w:spacing w:line="240" w:lineRule="auto"/>
        <w:ind w:left="0" w:firstLine="0"/>
      </w:pPr>
    </w:p>
    <w:p>
      <w:pPr>
        <w:spacing w:line="240" w:lineRule="auto"/>
        <w:ind w:left="0" w:firstLine="0"/>
      </w:pPr>
      <w:r>
        <w:rPr>
          <w:rtl w:val="0"/>
        </w:rPr>
        <w:t xml:space="preserve">MARTINS, M.-M.; SPOLADOR, H. F. S.; NJUKI, E. Production environment and managerial techniques in explaining productivity growth in Brazilian beef cattle production. </w:t>
      </w:r>
      <w:r>
        <w:rPr>
          <w:b/>
          <w:bCs/>
          <w:rtl w:val="0"/>
        </w:rPr>
        <w:t>Agribusiness</w:t>
      </w:r>
      <w:r>
        <w:rPr>
          <w:rtl w:val="0"/>
        </w:rPr>
        <w:t xml:space="preserve">, v. 38, p. 371–385, 2022. Disponível em: https://doi.org/10.1002/agr.21722. Acesso em: 2 mai. 2026. </w:t>
      </w:r>
    </w:p>
    <w:p>
      <w:pPr>
        <w:spacing w:line="240" w:lineRule="auto"/>
        <w:ind w:left="0" w:firstLine="0"/>
      </w:pPr>
    </w:p>
    <w:p>
      <w:pPr>
        <w:spacing w:line="240" w:lineRule="auto"/>
        <w:ind w:left="0" w:firstLine="0"/>
        <w:sectPr>
          <w:pgSz w:w="11906" w:h="16838"/>
          <w:pgMar w:top="1700" w:right="1133" w:bottom="1133" w:left="1700" w:header="720" w:footer="720" w:gutter="0"/>
          <w:cols w:space="720" w:num="1"/>
          <w:titlePg/>
        </w:sectPr>
      </w:pPr>
      <w:r>
        <w:rPr>
          <w:rtl w:val="0"/>
        </w:rPr>
        <w:t xml:space="preserve">ROWAN, T. N. Facilitating profit-driven breeding for commercial cow-calf producers. </w:t>
      </w:r>
      <w:r>
        <w:rPr>
          <w:b/>
          <w:bCs/>
          <w:rtl w:val="0"/>
        </w:rPr>
        <w:t>AABP Recent Graduate Conference Proceedings</w:t>
      </w:r>
      <w:r>
        <w:rPr>
          <w:rtl w:val="0"/>
        </w:rPr>
        <w:t>, v. 55, n. 1, fev. 2022.</w:t>
      </w:r>
    </w:p>
    <w:p>
      <w:pPr>
        <w:spacing w:line="240" w:lineRule="auto"/>
        <w:ind w:left="0" w:firstLine="0"/>
      </w:pPr>
      <w:r>
        <w:rPr>
          <w:rtl w:val="0"/>
        </w:rPr>
        <w:t xml:space="preserve">Disponível em: https://bovine-ojs-tamu.tdl.org/AABP/article/view/8515. Acesso em: 1 mai. 2026. </w:t>
      </w:r>
    </w:p>
    <w:p>
      <w:pPr>
        <w:spacing w:line="240" w:lineRule="auto"/>
        <w:ind w:left="0" w:firstLine="0"/>
      </w:pPr>
    </w:p>
    <w:p>
      <w:pPr>
        <w:spacing w:line="240" w:lineRule="auto"/>
        <w:ind w:left="0" w:firstLine="0"/>
      </w:pPr>
      <w:r>
        <w:rPr>
          <w:rtl w:val="0"/>
        </w:rPr>
        <w:t xml:space="preserve">ROWAN, T. N. Practical applications of genomics. </w:t>
      </w:r>
      <w:r>
        <w:rPr>
          <w:b/>
          <w:bCs/>
          <w:rtl w:val="0"/>
        </w:rPr>
        <w:t>AABP Recent Graduate Conference Proceedings</w:t>
      </w:r>
      <w:r>
        <w:rPr>
          <w:rtl w:val="0"/>
        </w:rPr>
        <w:t>, v. 56, n. 1, fev. 2023. Disponível em: https://bovine-ojs-tamu.tdl.org/AABP/article/view/8515. Acesso em: 1 mai. 2026.</w:t>
      </w:r>
    </w:p>
    <w:p>
      <w:pPr>
        <w:spacing w:line="240" w:lineRule="auto"/>
        <w:ind w:left="0" w:firstLine="0"/>
      </w:pPr>
    </w:p>
    <w:p>
      <w:pPr>
        <w:spacing w:line="240" w:lineRule="auto"/>
        <w:ind w:left="0" w:firstLine="0"/>
      </w:pPr>
      <w:r>
        <w:rPr>
          <w:rtl w:val="0"/>
        </w:rPr>
        <w:t xml:space="preserve">TORAL, F. L. B.; MENEZES, G. R. de O.; SILVA, L. O. C. da; NIETO, L. M.; SOUZA, M. D. J.; TORRES, R. A. de A. Benchmarking in a beef cattle breeding program: lessons from the best breeders. </w:t>
      </w:r>
      <w:r>
        <w:rPr>
          <w:b/>
          <w:bCs/>
          <w:rtl w:val="0"/>
        </w:rPr>
        <w:t>Journal of Animal Breeding and Genetics</w:t>
      </w:r>
      <w:r>
        <w:rPr>
          <w:rtl w:val="0"/>
        </w:rPr>
        <w:t xml:space="preserve">, [S.l.], v. 140, p. 287–294, 2023. Disponível em: https://doi.org/10.1111/jbg.12757. Acesso em: 1 mai. 2026.  </w:t>
      </w:r>
    </w:p>
    <w:sectPr>
      <w:pgSz w:w="11906" w:h="16838"/>
      <w:pgMar w:top="1700" w:right="1133" w:bottom="1133" w:left="1700"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antunes">
    <w15:presenceInfo w15:providerId="None" w15:userId="santun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TrueTypeFonts/>
  <w:trackRevisions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EBFB4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4"/>
      <w:szCs w:val="24"/>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2026-05-20T12:45:26Z</dcterms:created>
  <dc:creator>santunes</dc:creator>
  <cp:lastModifiedBy>santunes</cp:lastModifiedBy>
  <dcterms:modified xsi:type="dcterms:W3CDTF">2026-05-20T12:54:45Z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